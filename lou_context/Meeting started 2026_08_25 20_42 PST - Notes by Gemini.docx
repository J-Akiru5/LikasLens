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Aug 25, 2026</w:t>
      </w:r>
      <w:r w:rsidDel="00000000" w:rsidR="00000000" w:rsidRPr="00000000">
        <w:rPr>
          <w:rtl w:val="0"/>
        </w:rPr>
      </w:r>
    </w:p>
    <w:p w:rsidR="00000000" w:rsidDel="00000000" w:rsidP="00000000" w:rsidRDefault="00000000" w:rsidRPr="00000000" w14:paraId="00000002">
      <w:pPr>
        <w:pStyle w:val="Heading2"/>
        <w:rPr/>
      </w:pPr>
      <w:bookmarkStart w:colFirst="0" w:colLast="0" w:name="_ewjzwwbd83cc" w:id="0"/>
      <w:bookmarkEnd w:id="0"/>
      <w:r w:rsidDel="00000000" w:rsidR="00000000" w:rsidRPr="00000000">
        <w:rPr>
          <w:rtl w:val="0"/>
        </w:rPr>
        <w:t xml:space="preserve">Meeting Aug 25, 2026 at 20:42 PST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rwf7zjp5dzwa"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team refined the environmental platform pitch and strategy, ultimately adopting a sustainable subscription-based licensing model.</w:t>
        <w:br w:type="textWrapping"/>
        <w:br w:type="textWrapping"/>
      </w:r>
      <w:r w:rsidDel="00000000" w:rsidR="00000000" w:rsidRPr="00000000">
        <w:rPr>
          <w:b w:val="1"/>
          <w:bCs w:val="1"/>
          <w:rtl w:val="0"/>
        </w:rPr>
        <w:t xml:space="preserve">Refining Platform Strategic Focus</w:t>
      </w:r>
      <w:r w:rsidDel="00000000" w:rsidR="00000000" w:rsidRPr="00000000">
        <w:rPr>
          <w:rtl w:val="0"/>
        </w:rPr>
        <w:br w:type="textWrapping"/>
        <w:t xml:space="preserve">The platform will narrow its scope to specific high-urgency environmental areas like waterways. Integration with local disaster management offices remains essential for real-time monitoring and reporting utility.</w:t>
        <w:br w:type="textWrapping"/>
        <w:br w:type="textWrapping"/>
      </w:r>
      <w:r w:rsidDel="00000000" w:rsidR="00000000" w:rsidRPr="00000000">
        <w:rPr>
          <w:b w:val="1"/>
          <w:bCs w:val="1"/>
          <w:rtl w:val="0"/>
        </w:rPr>
        <w:t xml:space="preserve">Establishing Financial Licensing Model</w:t>
      </w:r>
      <w:r w:rsidDel="00000000" w:rsidR="00000000" w:rsidRPr="00000000">
        <w:rPr>
          <w:rtl w:val="0"/>
        </w:rPr>
        <w:br w:type="textWrapping"/>
        <w:t xml:space="preserve">Leadership decided to implement a subscription-based licensing model rather than one-time payments to ensure stability. This approach aligns the pricing structure with annual local government budget planning cycles.</w:t>
        <w:br w:type="textWrapping"/>
        <w:br w:type="textWrapping"/>
      </w:r>
      <w:r w:rsidDel="00000000" w:rsidR="00000000" w:rsidRPr="00000000">
        <w:rPr>
          <w:b w:val="1"/>
          <w:bCs w:val="1"/>
          <w:rtl w:val="0"/>
        </w:rPr>
        <w:t xml:space="preserve">Professional Team Positioning Strategy</w:t>
      </w:r>
      <w:r w:rsidDel="00000000" w:rsidR="00000000" w:rsidRPr="00000000">
        <w:rPr>
          <w:rtl w:val="0"/>
        </w:rPr>
        <w:br w:type="textWrapping"/>
        <w:t xml:space="preserve">Founders should utilize titles like partners rather than executive roles to maintain a humble public image. This professional, collective branding is essential for effectively navigating business and social scrutiny.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neb4vpb98uib"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A">
      <w:pPr>
        <w:pStyle w:val="Subtitle"/>
        <w:spacing w:after="160" w:lineRule="auto"/>
        <w:rPr>
          <w:b w:val="0"/>
          <w:bCs w:val="0"/>
          <w:shd w:fill="c8efcd" w:val="clear"/>
        </w:rPr>
      </w:pPr>
      <w:bookmarkStart w:colFirst="0" w:colLast="0" w:name="_6e1gt49i3aht"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Reward system removed from proposal</w:t>
      </w:r>
      <w:r w:rsidDel="00000000" w:rsidR="00000000" w:rsidRPr="00000000">
        <w:rPr>
          <w:rtl w:val="0"/>
        </w:rPr>
        <w:t xml:space="preserve"> The reward system is removed from the business model to simplify the platform's value proposition and reduce implementation complexity.</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Project scope focused on water monitoring</w:t>
      </w:r>
      <w:r w:rsidDel="00000000" w:rsidR="00000000" w:rsidRPr="00000000">
        <w:rPr>
          <w:rtl w:val="0"/>
        </w:rPr>
        <w:t xml:space="preserve"> The project scope is narrowed to focus on clean rivers and water waste monitoring instead of broad environmental issues.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Rollout strategy via LDRRM partnership</w:t>
      </w:r>
      <w:r w:rsidDel="00000000" w:rsidR="00000000" w:rsidRPr="00000000">
        <w:rPr>
          <w:rtl w:val="0"/>
        </w:rPr>
        <w:t xml:space="preserve"> The rollout strategy is set to partner with the Local Disaster Risk Reduction and Management (LDRRM) office to utilize their 70% budget allocation for disaster mitigation as a pilot implementation.</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Founder title adopted for team</w:t>
      </w:r>
      <w:r w:rsidDel="00000000" w:rsidR="00000000" w:rsidRPr="00000000">
        <w:rPr>
          <w:rtl w:val="0"/>
        </w:rPr>
        <w:t xml:space="preserve"> The team agreed to utilize the title "founder" for team members instead of hierarchical titles like "CEO" to maintain a humble and approachable professional positioning.</w:t>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6">
        <w:r w:rsidDel="00000000" w:rsidR="00000000" w:rsidRPr="00000000">
          <w:rPr>
            <w:color w:val="1155cc"/>
            <w:u w:val="single"/>
            <w:rtl w:val="0"/>
          </w:rPr>
          <w:t xml:space="preserve">Helpful</w:t>
        </w:r>
      </w:hyperlink>
      <w:r w:rsidDel="00000000" w:rsidR="00000000" w:rsidRPr="00000000">
        <w:rPr>
          <w:rtl w:val="0"/>
        </w:rPr>
        <w:t xml:space="preserve"> or </w:t>
      </w:r>
      <w:hyperlink r:id="rId7">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color w:val="303030"/>
        </w:rPr>
      </w:pPr>
      <w:bookmarkStart w:colFirst="0" w:colLast="0" w:name="_3ktv6t2teg39"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5">
      <w:pPr>
        <w:numPr>
          <w:ilvl w:val="0"/>
          <w:numId w:val="2"/>
        </w:numPr>
        <w:spacing w:after="80" w:lineRule="auto"/>
        <w:ind w:left="720" w:hanging="360"/>
      </w:pPr>
      <w:r w:rsidDel="00000000" w:rsidR="00000000" w:rsidRPr="00000000">
        <w:rPr>
          <w:rtl w:val="0"/>
        </w:rPr>
        <w:t xml:space="preserve">[Jeff Martinez] </w:t>
      </w:r>
      <w:r w:rsidDel="00000000" w:rsidR="00000000" w:rsidRPr="00000000">
        <w:rPr>
          <w:highlight w:val="yellow"/>
          <w:rtl w:val="0"/>
        </w:rPr>
        <w:t xml:space="preserve">Research Environmental Councils: Research government environmental councils and committees such as WQMA and air quality monitoring councils to better integrate these frameworks into the pitch.</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tl w:val="0"/>
        </w:rPr>
        <w:t xml:space="preserve">[Jeff Martinez] </w:t>
      </w:r>
      <w:r w:rsidDel="00000000" w:rsidR="00000000" w:rsidRPr="00000000">
        <w:rPr>
          <w:highlight w:val="yellow"/>
          <w:rtl w:val="0"/>
        </w:rPr>
        <w:t xml:space="preserve">Research Project Noah: Investigate Project Noah to understand how the proposed application complements or differentiates itself from the government's billion-peso disaster prevention initiative.</w:t>
      </w:r>
    </w:p>
    <w:p w:rsidR="00000000" w:rsidDel="00000000" w:rsidP="00000000" w:rsidRDefault="00000000" w:rsidRPr="00000000" w14:paraId="00000017">
      <w:pPr>
        <w:numPr>
          <w:ilvl w:val="0"/>
          <w:numId w:val="2"/>
        </w:numPr>
        <w:spacing w:after="80" w:lineRule="auto"/>
        <w:ind w:left="720" w:hanging="360"/>
      </w:pPr>
      <w:r w:rsidDel="00000000" w:rsidR="00000000" w:rsidRPr="00000000">
        <w:rPr>
          <w:rtl w:val="0"/>
        </w:rPr>
        <w:t xml:space="preserve">[Jeff Martinez] Revise Pitch: Revise the pitch presentation to focus on the problem, purpose, and usability of the application rather than technical design or personal introductions.</w:t>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[Jeff Martinez] </w:t>
      </w:r>
      <w:r w:rsidDel="00000000" w:rsidR="00000000" w:rsidRPr="00000000">
        <w:rPr>
          <w:highlight w:val="yellow"/>
          <w:rtl w:val="0"/>
        </w:rPr>
        <w:t xml:space="preserve">Research LDRRM Budget: Investigate the Local Disaster Risk Reduction and Management budget and planning procedures.</w:t>
      </w:r>
    </w:p>
    <w:p w:rsidR="00000000" w:rsidDel="00000000" w:rsidP="00000000" w:rsidRDefault="00000000" w:rsidRPr="00000000" w14:paraId="00000019">
      <w:pPr>
        <w:numPr>
          <w:ilvl w:val="0"/>
          <w:numId w:val="2"/>
        </w:numPr>
        <w:spacing w:after="80" w:lineRule="auto"/>
        <w:ind w:left="720" w:hanging="360"/>
      </w:pPr>
      <w:r w:rsidDel="00000000" w:rsidR="00000000" w:rsidRPr="00000000">
        <w:rPr>
          <w:rtl w:val="0"/>
        </w:rPr>
        <w:t xml:space="preserve">[Jeff Martinez] </w:t>
      </w:r>
      <w:r w:rsidDel="00000000" w:rsidR="00000000" w:rsidRPr="00000000">
        <w:rPr>
          <w:highlight w:val="yellow"/>
          <w:rtl w:val="0"/>
        </w:rPr>
        <w:t xml:space="preserve">Research Assessment Commercialization: Conduct research on environmental impact assessment, commercialization strategies, and partnership options for the data tool.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after="160" w:lineRule="auto"/>
        <w:jc w:val="left"/>
        <w:rPr/>
      </w:pPr>
      <w:bookmarkStart w:colFirst="0" w:colLast="0" w:name="_vect2jqriwf"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D">
      <w:pPr>
        <w:numPr>
          <w:ilvl w:val="0"/>
          <w:numId w:val="3"/>
        </w:numPr>
        <w:spacing w:after="160" w:lineRule="auto"/>
        <w:ind w:left="720" w:hanging="360"/>
        <w:jc w:val="left"/>
      </w:pPr>
      <w:r w:rsidDel="00000000" w:rsidR="00000000" w:rsidRPr="00000000">
        <w:rPr>
          <w:b w:val="1"/>
          <w:bCs w:val="1"/>
          <w:rtl w:val="0"/>
        </w:rPr>
        <w:t xml:space="preserve">LICAS Lens Platform Overview</w:t>
      </w:r>
      <w:r w:rsidDel="00000000" w:rsidR="00000000" w:rsidRPr="00000000">
        <w:rPr>
          <w:rtl w:val="0"/>
        </w:rPr>
        <w:t xml:space="preserve">: Jeff Martinez introduced "LICAS Lens," an AI-assisted environmental monitoring and reporting platform designed to help citizens and government stakeholders document, verify, and respond to local environmental concerns. The platform utilizes a human-in-the-loop system, where AI features implement geolocation and context verification to structure environmental observations into actionable information.</w:t>
      </w:r>
    </w:p>
    <w:p w:rsidR="00000000" w:rsidDel="00000000" w:rsidP="00000000" w:rsidRDefault="00000000" w:rsidRPr="00000000" w14:paraId="0000001E">
      <w:pPr>
        <w:numPr>
          <w:ilvl w:val="0"/>
          <w:numId w:val="3"/>
        </w:numPr>
        <w:spacing w:after="160" w:lineRule="auto"/>
        <w:ind w:left="720" w:hanging="360"/>
        <w:jc w:val="left"/>
      </w:pPr>
      <w:r w:rsidDel="00000000" w:rsidR="00000000" w:rsidRPr="00000000">
        <w:rPr>
          <w:b w:val="1"/>
          <w:bCs w:val="1"/>
          <w:rtl w:val="0"/>
        </w:rPr>
        <w:t xml:space="preserve">Technical Specifications</w:t>
      </w:r>
      <w:r w:rsidDel="00000000" w:rsidR="00000000" w:rsidRPr="00000000">
        <w:rPr>
          <w:rtl w:val="0"/>
        </w:rPr>
        <w:t xml:space="preserve">: The platform is a Progressive Web App (PWA) developed on Google Cloud Platform (GCP) with offline capabilities. Key features include map integration, an incident dashboard, and a "ghost mode" designed to handle sensitive reports or whistleblowing situations securely.</w:t>
      </w:r>
    </w:p>
    <w:p w:rsidR="00000000" w:rsidDel="00000000" w:rsidP="00000000" w:rsidRDefault="00000000" w:rsidRPr="00000000" w14:paraId="0000001F">
      <w:pPr>
        <w:numPr>
          <w:ilvl w:val="0"/>
          <w:numId w:val="3"/>
        </w:numPr>
        <w:spacing w:after="160" w:lineRule="auto"/>
        <w:ind w:left="720" w:hanging="360"/>
        <w:jc w:val="left"/>
      </w:pPr>
      <w:r w:rsidDel="00000000" w:rsidR="00000000" w:rsidRPr="00000000">
        <w:rPr>
          <w:b w:val="1"/>
          <w:bCs w:val="1"/>
          <w:rtl w:val="0"/>
        </w:rPr>
        <w:t xml:space="preserve">Evaluation of the Reward System</w:t>
      </w:r>
      <w:r w:rsidDel="00000000" w:rsidR="00000000" w:rsidRPr="00000000">
        <w:rPr>
          <w:rtl w:val="0"/>
        </w:rPr>
        <w:t xml:space="preserve">: The team debated the inclusion of a proposed reward system involving credits for reporting incidents. Zeno Martinez and ann matiling argued that the reward system is unnecessary and could complicate the core value proposition of the tool. They concluded that citizens primarily need a reliable platform to report issues to government agencies, and the focus should remain on the reporting utility rather than incentivization.</w:t>
      </w:r>
    </w:p>
    <w:p w:rsidR="00000000" w:rsidDel="00000000" w:rsidP="00000000" w:rsidRDefault="00000000" w:rsidRPr="00000000" w14:paraId="00000020">
      <w:pPr>
        <w:numPr>
          <w:ilvl w:val="0"/>
          <w:numId w:val="3"/>
        </w:numPr>
        <w:spacing w:after="160" w:lineRule="auto"/>
        <w:ind w:left="720" w:hanging="360"/>
        <w:jc w:val="left"/>
      </w:pPr>
      <w:r w:rsidDel="00000000" w:rsidR="00000000" w:rsidRPr="00000000">
        <w:rPr>
          <w:b w:val="1"/>
          <w:bCs w:val="1"/>
          <w:rtl w:val="0"/>
        </w:rPr>
        <w:t xml:space="preserve">Refining Platform Scope</w:t>
      </w:r>
      <w:r w:rsidDel="00000000" w:rsidR="00000000" w:rsidRPr="00000000">
        <w:rPr>
          <w:rtl w:val="0"/>
        </w:rPr>
        <w:t xml:space="preserve">: ann matiling and Zeno Martinez advised Jeff Martinez to narrow the scope of the platform to specific, high-urgency areas such as waterways, coastlines, or waste disposal, rather than broad environmental issues. They suggested aligning with local offices such as the City Environment and Natural Resources Office (CENRO) or the Municipal Environment and Natural Resources Office (MENRO) to increase relevance.</w:t>
      </w:r>
    </w:p>
    <w:p w:rsidR="00000000" w:rsidDel="00000000" w:rsidP="00000000" w:rsidRDefault="00000000" w:rsidRPr="00000000" w14:paraId="00000021">
      <w:pPr>
        <w:numPr>
          <w:ilvl w:val="0"/>
          <w:numId w:val="3"/>
        </w:numPr>
        <w:spacing w:after="160" w:lineRule="auto"/>
        <w:ind w:left="720" w:hanging="360"/>
        <w:jc w:val="left"/>
      </w:pPr>
      <w:r w:rsidDel="00000000" w:rsidR="00000000" w:rsidRPr="00000000">
        <w:rPr>
          <w:b w:val="1"/>
          <w:bCs w:val="1"/>
          <w:rtl w:val="0"/>
        </w:rPr>
        <w:t xml:space="preserve">Disaster Risk Reduction and Management (DRRM) Integration</w:t>
      </w:r>
      <w:r w:rsidDel="00000000" w:rsidR="00000000" w:rsidRPr="00000000">
        <w:rPr>
          <w:rtl w:val="0"/>
        </w:rPr>
        <w:t xml:space="preserve">: The group emphasized that the platform should be integrated with local Disaster Risk Reduction and Management (DRRM) offices to assist in real-time monitoring and disaster response. Features like flood mapping and heat maps were identified as critical tools for these agencies.</w:t>
      </w:r>
    </w:p>
    <w:p w:rsidR="00000000" w:rsidDel="00000000" w:rsidP="00000000" w:rsidRDefault="00000000" w:rsidRPr="00000000" w14:paraId="00000022">
      <w:pPr>
        <w:numPr>
          <w:ilvl w:val="0"/>
          <w:numId w:val="3"/>
        </w:numPr>
        <w:spacing w:after="160" w:lineRule="auto"/>
        <w:ind w:left="720" w:hanging="360"/>
        <w:jc w:val="left"/>
      </w:pPr>
      <w:r w:rsidDel="00000000" w:rsidR="00000000" w:rsidRPr="00000000">
        <w:rPr>
          <w:b w:val="1"/>
          <w:bCs w:val="1"/>
          <w:rtl w:val="0"/>
        </w:rPr>
        <w:t xml:space="preserve">Rollout Strategy</w:t>
      </w:r>
      <w:r w:rsidDel="00000000" w:rsidR="00000000" w:rsidRPr="00000000">
        <w:rPr>
          <w:rtl w:val="0"/>
        </w:rPr>
        <w:t xml:space="preserve">: The team recommended a phased rollout, beginning at the barangay or municipal level before scaling to a citywide implementation. ann matiling stressed that the pitch should prioritize user utility and the perspective of the government end-user, rather than focusing solely on the technical design of the system.</w:t>
      </w:r>
    </w:p>
    <w:p w:rsidR="00000000" w:rsidDel="00000000" w:rsidP="00000000" w:rsidRDefault="00000000" w:rsidRPr="00000000" w14:paraId="00000023">
      <w:pPr>
        <w:numPr>
          <w:ilvl w:val="0"/>
          <w:numId w:val="3"/>
        </w:numPr>
        <w:spacing w:after="160" w:lineRule="auto"/>
        <w:ind w:left="720" w:hanging="360"/>
        <w:jc w:val="left"/>
      </w:pPr>
      <w:r w:rsidDel="00000000" w:rsidR="00000000" w:rsidRPr="00000000">
        <w:rPr>
          <w:b w:val="1"/>
          <w:bCs w:val="1"/>
          <w:rtl w:val="0"/>
        </w:rPr>
        <w:t xml:space="preserve">Data-Driven Decision Making</w:t>
      </w:r>
      <w:r w:rsidDel="00000000" w:rsidR="00000000" w:rsidRPr="00000000">
        <w:rPr>
          <w:rtl w:val="0"/>
        </w:rPr>
        <w:t xml:space="preserve">: The team highlighted that the platform’s real-time data could significantly assist city governments in planning. By consolidating incident reports, the tool can support infrastructure development and Annual Investment Plans, as demonstrated by the potential use case of tracking flood-prone areas in Iloilo City.</w:t>
      </w:r>
    </w:p>
    <w:p w:rsidR="00000000" w:rsidDel="00000000" w:rsidP="00000000" w:rsidRDefault="00000000" w:rsidRPr="00000000" w14:paraId="00000024">
      <w:pPr>
        <w:numPr>
          <w:ilvl w:val="0"/>
          <w:numId w:val="3"/>
        </w:numPr>
        <w:spacing w:after="160" w:lineRule="auto"/>
        <w:ind w:left="720" w:hanging="360"/>
        <w:jc w:val="left"/>
      </w:pPr>
      <w:r w:rsidDel="00000000" w:rsidR="00000000" w:rsidRPr="00000000">
        <w:rPr>
          <w:b w:val="1"/>
          <w:bCs w:val="1"/>
          <w:rtl w:val="0"/>
        </w:rPr>
        <w:t xml:space="preserve">Competitive Landscape</w:t>
      </w:r>
      <w:r w:rsidDel="00000000" w:rsidR="00000000" w:rsidRPr="00000000">
        <w:rPr>
          <w:rtl w:val="0"/>
        </w:rPr>
        <w:t xml:space="preserve">: Jeff Martinez and the team discussed existing government initiatives, including "Project NOAH" (Nationwide Operational Assessment of Hazards) and "Project DIME" (Digital Information for Monitoring and Evaluation). The team noted that LICAS Lens needs to demonstrate its unique positioning and how it complements, rather than duplicates, these established systems.</w:t>
      </w:r>
    </w:p>
    <w:p w:rsidR="00000000" w:rsidDel="00000000" w:rsidP="00000000" w:rsidRDefault="00000000" w:rsidRPr="00000000" w14:paraId="00000025">
      <w:pPr>
        <w:numPr>
          <w:ilvl w:val="0"/>
          <w:numId w:val="3"/>
        </w:numPr>
        <w:spacing w:after="160" w:lineRule="auto"/>
        <w:ind w:left="720" w:hanging="360"/>
        <w:jc w:val="left"/>
      </w:pPr>
      <w:r w:rsidDel="00000000" w:rsidR="00000000" w:rsidRPr="00000000">
        <w:rPr>
          <w:b w:val="1"/>
          <w:bCs w:val="1"/>
          <w:rtl w:val="0"/>
        </w:rPr>
        <w:t xml:space="preserve">Pitch Structure and Process Flow</w:t>
      </w:r>
      <w:r w:rsidDel="00000000" w:rsidR="00000000" w:rsidRPr="00000000">
        <w:rPr>
          <w:rtl w:val="0"/>
        </w:rPr>
        <w:t xml:space="preserve">: The team advised on the structure of the final pitch, emphasizing the need to "know the why" and clearly explain the process flow. This flow should detail how a citizen report is submitted, how it appears on the command center dashboard, and how the responsible agency accesses and acts on that information.</w:t>
      </w:r>
    </w:p>
    <w:p w:rsidR="00000000" w:rsidDel="00000000" w:rsidP="00000000" w:rsidRDefault="00000000" w:rsidRPr="00000000" w14:paraId="00000026">
      <w:pPr>
        <w:numPr>
          <w:ilvl w:val="0"/>
          <w:numId w:val="3"/>
        </w:numPr>
        <w:spacing w:after="160" w:lineRule="auto"/>
        <w:ind w:left="720" w:hanging="360"/>
        <w:jc w:val="left"/>
      </w:pPr>
      <w:r w:rsidDel="00000000" w:rsidR="00000000" w:rsidRPr="00000000">
        <w:rPr>
          <w:b w:val="1"/>
          <w:bCs w:val="1"/>
          <w:rtl w:val="0"/>
        </w:rPr>
        <w:t xml:space="preserve">Pitch Etiquette and Financial Justification</w:t>
      </w:r>
      <w:r w:rsidDel="00000000" w:rsidR="00000000" w:rsidRPr="00000000">
        <w:rPr>
          <w:rtl w:val="0"/>
        </w:rPr>
        <w:t xml:space="preserve">: The team suggested skipping lengthy introductions of team roles and focusing immediately on the problem and solution. To strengthen the business model, they recommended highlighting the 70% of the Local Disaster Risk Reduction and Management Fund (LDRRMF) allocated to pre-disaster programs, arguing that the tool assists local governments in planning and utilizing this budget effectively.</w:t>
      </w:r>
    </w:p>
    <w:p w:rsidR="00000000" w:rsidDel="00000000" w:rsidP="00000000" w:rsidRDefault="00000000" w:rsidRPr="00000000" w14:paraId="00000027">
      <w:pPr>
        <w:numPr>
          <w:ilvl w:val="0"/>
          <w:numId w:val="3"/>
        </w:numPr>
        <w:spacing w:after="160" w:lineRule="auto"/>
        <w:ind w:left="720" w:hanging="360"/>
        <w:jc w:val="left"/>
      </w:pPr>
      <w:r w:rsidDel="00000000" w:rsidR="00000000" w:rsidRPr="00000000">
        <w:rPr>
          <w:b w:val="1"/>
          <w:bCs w:val="1"/>
          <w:rtl w:val="0"/>
        </w:rPr>
        <w:t xml:space="preserve">SMART Innovation Guidelines</w:t>
      </w:r>
      <w:r w:rsidDel="00000000" w:rsidR="00000000" w:rsidRPr="00000000">
        <w:rPr>
          <w:rtl w:val="0"/>
        </w:rPr>
        <w:t xml:space="preserve">: ann matiling outlined the necessity of following the SMART criteria—Specific, Measurable, Achievable, and Time-bound—when pitching innovations. Jeff Martinez and the team discussed the structure of the presentation, which must include a clear and concise introduction, the problem the innovation aims to solve, and the key aspects that make the solution technically superior to existing alternatives, including real-time reporting.</w:t>
      </w:r>
    </w:p>
    <w:p w:rsidR="00000000" w:rsidDel="00000000" w:rsidP="00000000" w:rsidRDefault="00000000" w:rsidRPr="00000000" w14:paraId="00000028">
      <w:pPr>
        <w:numPr>
          <w:ilvl w:val="0"/>
          <w:numId w:val="3"/>
        </w:numPr>
        <w:spacing w:after="160" w:lineRule="auto"/>
        <w:ind w:left="720" w:hanging="360"/>
        <w:jc w:val="left"/>
      </w:pPr>
      <w:r w:rsidDel="00000000" w:rsidR="00000000" w:rsidRPr="00000000">
        <w:rPr>
          <w:b w:val="1"/>
          <w:bCs w:val="1"/>
          <w:rtl w:val="0"/>
        </w:rPr>
        <w:t xml:space="preserve">Target Market and Environmental Impact</w:t>
      </w:r>
      <w:r w:rsidDel="00000000" w:rsidR="00000000" w:rsidRPr="00000000">
        <w:rPr>
          <w:rtl w:val="0"/>
        </w:rPr>
        <w:t xml:space="preserve">: The discussion shifted to defining the target market, which includes the private sector and developers. Participants emphasized the inclusion of a social and environmental impact plan, specifically highlighting climate change planning, disaster risk, data mapping, and air quality monitoring. Zeno Martinez and ann matiling noted that environmental impact assessment is a critical component for potential customers and that such data is highly valued.</w:t>
      </w:r>
    </w:p>
    <w:p w:rsidR="00000000" w:rsidDel="00000000" w:rsidP="00000000" w:rsidRDefault="00000000" w:rsidRPr="00000000" w14:paraId="00000029">
      <w:pPr>
        <w:numPr>
          <w:ilvl w:val="0"/>
          <w:numId w:val="3"/>
        </w:numPr>
        <w:spacing w:after="160" w:lineRule="auto"/>
        <w:ind w:left="720" w:hanging="360"/>
        <w:jc w:val="left"/>
      </w:pPr>
      <w:r w:rsidDel="00000000" w:rsidR="00000000" w:rsidRPr="00000000">
        <w:rPr>
          <w:b w:val="1"/>
          <w:bCs w:val="1"/>
          <w:rtl w:val="0"/>
        </w:rPr>
        <w:t xml:space="preserve">Research Assignments</w:t>
      </w:r>
      <w:r w:rsidDel="00000000" w:rsidR="00000000" w:rsidRPr="00000000">
        <w:rPr>
          <w:rtl w:val="0"/>
        </w:rPr>
        <w:t xml:space="preserve">: ann matiling assigned Jeff Martinez two specific tasks: </w:t>
      </w:r>
      <w:r w:rsidDel="00000000" w:rsidR="00000000" w:rsidRPr="00000000">
        <w:rPr>
          <w:highlight w:val="yellow"/>
          <w:rtl w:val="0"/>
        </w:rPr>
        <w:t xml:space="preserve">researching the budget for Local Disaster Risk Reduction and Management (LDRRM) and conducting research on environmental impact assessment applications and commercialization.</w:t>
      </w:r>
    </w:p>
    <w:p w:rsidR="00000000" w:rsidDel="00000000" w:rsidP="00000000" w:rsidRDefault="00000000" w:rsidRPr="00000000" w14:paraId="0000002A">
      <w:pPr>
        <w:numPr>
          <w:ilvl w:val="0"/>
          <w:numId w:val="3"/>
        </w:numPr>
        <w:spacing w:after="160" w:lineRule="auto"/>
        <w:ind w:left="720" w:hanging="360"/>
        <w:jc w:val="left"/>
      </w:pPr>
      <w:r w:rsidDel="00000000" w:rsidR="00000000" w:rsidRPr="00000000">
        <w:rPr>
          <w:b w:val="1"/>
          <w:bCs w:val="1"/>
          <w:rtl w:val="0"/>
        </w:rPr>
        <w:t xml:space="preserve">Focus on Data and Urgent Problems</w:t>
      </w:r>
      <w:r w:rsidDel="00000000" w:rsidR="00000000" w:rsidRPr="00000000">
        <w:rPr>
          <w:rtl w:val="0"/>
        </w:rPr>
        <w:t xml:space="preserve">: The team discussed the need to articulate a sense of urgency regarding flooding. Jeff Martinez was advised to focus on not too much technical details, data accuracy, and the availability of data as these are the primary questions investors and partners will raise. Zeno Martinez noted that while significant budgets are allocated to disaster risk, </w:t>
      </w:r>
      <w:r w:rsidDel="00000000" w:rsidR="00000000" w:rsidRPr="00000000">
        <w:rPr>
          <w:color w:val="000000"/>
          <w:highlight w:val="yellow"/>
          <w:rtl w:val="0"/>
        </w:rPr>
        <w:t xml:space="preserve">few projects adequately explain how data will be accurately gathered</w:t>
      </w:r>
      <w:r w:rsidDel="00000000" w:rsidR="00000000" w:rsidRPr="00000000">
        <w:rPr>
          <w:rtl w:val="0"/>
        </w:rPr>
        <w:t xml:space="preserve">.</w:t>
      </w:r>
      <w:ins w:author="Jeff Martinez" w:id="0" w:date="2026-08-26T14:26:24Z">
        <w:r w:rsidDel="00000000" w:rsidR="00000000" w:rsidRPr="00000000">
          <w:rPr>
            <w:rtl w:val="0"/>
          </w:rPr>
          <w:t xml:space="preserve"> Reasearch for cha </w:t>
        </w:r>
      </w:ins>
      <w:r w:rsidDel="00000000" w:rsidR="00000000" w:rsidRPr="00000000">
        <w:rPr>
          <w:rtl w:val="0"/>
        </w:rPr>
      </w:r>
    </w:p>
    <w:p w:rsidR="00000000" w:rsidDel="00000000" w:rsidP="00000000" w:rsidRDefault="00000000" w:rsidRPr="00000000" w14:paraId="0000002B">
      <w:pPr>
        <w:numPr>
          <w:ilvl w:val="0"/>
          <w:numId w:val="3"/>
        </w:numPr>
        <w:spacing w:after="160" w:lineRule="auto"/>
        <w:ind w:left="720" w:hanging="360"/>
        <w:jc w:val="left"/>
      </w:pPr>
      <w:r w:rsidDel="00000000" w:rsidR="00000000" w:rsidRPr="00000000">
        <w:rPr>
          <w:b w:val="1"/>
          <w:bCs w:val="1"/>
          <w:rtl w:val="0"/>
        </w:rPr>
        <w:t xml:space="preserve">Decision Support System and Budget Planning</w:t>
      </w:r>
      <w:r w:rsidDel="00000000" w:rsidR="00000000" w:rsidRPr="00000000">
        <w:rPr>
          <w:rtl w:val="0"/>
        </w:rPr>
        <w:t xml:space="preserve">: The team explored the potential for the platform to serve as a decision support system for Local Government Units (LGUs). ann matiling emphasized that the output should specifically demonstrate how the data can be utilized for LDRRM planning and budget allocation, noting that Local Government Unit budget planning typically occurs in October for the following year.</w:t>
      </w:r>
    </w:p>
    <w:p w:rsidR="00000000" w:rsidDel="00000000" w:rsidP="00000000" w:rsidRDefault="00000000" w:rsidRPr="00000000" w14:paraId="0000002C">
      <w:pPr>
        <w:numPr>
          <w:ilvl w:val="0"/>
          <w:numId w:val="3"/>
        </w:numPr>
        <w:spacing w:after="160" w:lineRule="auto"/>
        <w:ind w:left="720" w:hanging="360"/>
        <w:jc w:val="left"/>
      </w:pPr>
      <w:r w:rsidDel="00000000" w:rsidR="00000000" w:rsidRPr="00000000">
        <w:rPr>
          <w:b w:val="1"/>
          <w:bCs w:val="1"/>
          <w:rtl w:val="0"/>
        </w:rPr>
        <w:t xml:space="preserve">Business Model and Licensing</w:t>
      </w:r>
      <w:r w:rsidDel="00000000" w:rsidR="00000000" w:rsidRPr="00000000">
        <w:rPr>
          <w:rtl w:val="0"/>
        </w:rPr>
        <w:t xml:space="preserve">: Zeno Martinez and ann matiling discussed the business model, suggesting a licensing model rather than a one-time payment. They proposed a subscription fee, specifically targeting a 1 million peso annual license for a three-year term. Jeff Martinez was encouraged to </w:t>
      </w:r>
      <w:r w:rsidDel="00000000" w:rsidR="00000000" w:rsidRPr="00000000">
        <w:rPr>
          <w:highlight w:val="yellow"/>
          <w:rtl w:val="0"/>
        </w:rPr>
        <w:t xml:space="preserve">research Local Government Unit budgets to ensure the financial proposal aligns with their capabilities.</w:t>
      </w:r>
      <w:ins w:author="Jeff Martinez" w:id="1" w:date="2026-08-26T14:26:17Z">
        <w:r w:rsidDel="00000000" w:rsidR="00000000" w:rsidRPr="00000000">
          <w:rPr>
            <w:highlight w:val="yellow"/>
            <w:rtl w:val="0"/>
          </w:rPr>
          <w:t xml:space="preserve">pl</w:t>
        </w:r>
      </w:ins>
      <w:r w:rsidDel="00000000" w:rsidR="00000000" w:rsidRPr="00000000">
        <w:rPr>
          <w:rtl w:val="0"/>
        </w:rPr>
      </w:r>
    </w:p>
    <w:p w:rsidR="00000000" w:rsidDel="00000000" w:rsidP="00000000" w:rsidRDefault="00000000" w:rsidRPr="00000000" w14:paraId="0000002D">
      <w:pPr>
        <w:numPr>
          <w:ilvl w:val="0"/>
          <w:numId w:val="3"/>
        </w:numPr>
        <w:spacing w:after="160" w:lineRule="auto"/>
        <w:ind w:left="720" w:hanging="360"/>
        <w:jc w:val="left"/>
      </w:pPr>
      <w:r w:rsidDel="00000000" w:rsidR="00000000" w:rsidRPr="00000000">
        <w:rPr>
          <w:b w:val="1"/>
          <w:bCs w:val="1"/>
          <w:rtl w:val="0"/>
        </w:rPr>
        <w:t xml:space="preserve">Infrastructure and Operating Costs</w:t>
      </w:r>
      <w:r w:rsidDel="00000000" w:rsidR="00000000" w:rsidRPr="00000000">
        <w:rPr>
          <w:rtl w:val="0"/>
        </w:rPr>
        <w:t xml:space="preserve">: Regarding operational costs, Jeff Martinez suggested minimal deployment costs, but ann matiling and Zeno Martinez cautioned that this was unrealistic due to the high data requirements. They stressed that the project would require dedicated servers to handle heavy data loads, such as those used in city-level disaster risk applications.</w:t>
      </w:r>
    </w:p>
    <w:p w:rsidR="00000000" w:rsidDel="00000000" w:rsidP="00000000" w:rsidRDefault="00000000" w:rsidRPr="00000000" w14:paraId="0000002E">
      <w:pPr>
        <w:numPr>
          <w:ilvl w:val="0"/>
          <w:numId w:val="3"/>
        </w:numPr>
        <w:spacing w:after="160" w:lineRule="auto"/>
        <w:ind w:left="720" w:hanging="360"/>
        <w:jc w:val="left"/>
      </w:pPr>
      <w:r w:rsidDel="00000000" w:rsidR="00000000" w:rsidRPr="00000000">
        <w:rPr>
          <w:b w:val="1"/>
          <w:bCs w:val="1"/>
          <w:rtl w:val="0"/>
        </w:rPr>
        <w:t xml:space="preserve">Technical Implementation and Data Security</w:t>
      </w:r>
      <w:r w:rsidDel="00000000" w:rsidR="00000000" w:rsidRPr="00000000">
        <w:rPr>
          <w:rtl w:val="0"/>
        </w:rPr>
        <w:t xml:space="preserve">: The discussion touched on technical choices, such as the use of Leaflet maps versus Google Maps. Jeff Martinez noted the need for local backups due to sensitive data. ann matiling drew from personal experience at an International Business Machines (IBM) partner firm, highlighting that server room upgrades and data security measures can cost millions and are essential for establishing control over data.</w:t>
      </w:r>
    </w:p>
    <w:p w:rsidR="00000000" w:rsidDel="00000000" w:rsidP="00000000" w:rsidRDefault="00000000" w:rsidRPr="00000000" w14:paraId="0000002F">
      <w:pPr>
        <w:numPr>
          <w:ilvl w:val="0"/>
          <w:numId w:val="3"/>
        </w:numPr>
        <w:spacing w:after="160" w:lineRule="auto"/>
        <w:ind w:left="720" w:hanging="360"/>
        <w:jc w:val="left"/>
      </w:pPr>
      <w:r w:rsidDel="00000000" w:rsidR="00000000" w:rsidRPr="00000000">
        <w:rPr>
          <w:b w:val="1"/>
          <w:bCs w:val="1"/>
          <w:rtl w:val="0"/>
        </w:rPr>
        <w:t xml:space="preserve">Financial Planning and Projections</w:t>
      </w:r>
      <w:r w:rsidDel="00000000" w:rsidR="00000000" w:rsidRPr="00000000">
        <w:rPr>
          <w:rtl w:val="0"/>
        </w:rPr>
        <w:t xml:space="preserve">: The team reviewed financial projections, suggesting that the business model should outline development plans for the first, second, and third years. Zeno Martinez suggested a minimum pricing structure of 5 million pesos per year for three years to demonstrate confidence in the tool, while ann matiling emphasized the importance of planning for financial stability.</w:t>
      </w:r>
    </w:p>
    <w:p w:rsidR="00000000" w:rsidDel="00000000" w:rsidP="00000000" w:rsidRDefault="00000000" w:rsidRPr="00000000" w14:paraId="00000030">
      <w:pPr>
        <w:numPr>
          <w:ilvl w:val="0"/>
          <w:numId w:val="3"/>
        </w:numPr>
        <w:spacing w:after="160" w:lineRule="auto"/>
        <w:ind w:left="720" w:hanging="360"/>
        <w:jc w:val="left"/>
      </w:pPr>
      <w:r w:rsidDel="00000000" w:rsidR="00000000" w:rsidRPr="00000000">
        <w:rPr>
          <w:b w:val="1"/>
          <w:bCs w:val="1"/>
          <w:rtl w:val="0"/>
        </w:rPr>
        <w:t xml:space="preserve">Server and Infrastructure Expenses</w:t>
      </w:r>
      <w:r w:rsidDel="00000000" w:rsidR="00000000" w:rsidRPr="00000000">
        <w:rPr>
          <w:rtl w:val="0"/>
        </w:rPr>
        <w:t xml:space="preserve">: Zeno Martinez and ann matiling estimated that annual costs for infrastructure and servers would be approximately 3 million pesos to ensure the platform's stability and reliability. They advised Jeff Martinez to treat these figures as part of the investment requirements.</w:t>
      </w:r>
    </w:p>
    <w:p w:rsidR="00000000" w:rsidDel="00000000" w:rsidP="00000000" w:rsidRDefault="00000000" w:rsidRPr="00000000" w14:paraId="00000031">
      <w:pPr>
        <w:numPr>
          <w:ilvl w:val="0"/>
          <w:numId w:val="3"/>
        </w:numPr>
        <w:spacing w:after="160" w:lineRule="auto"/>
        <w:ind w:left="720" w:hanging="360"/>
        <w:jc w:val="left"/>
      </w:pPr>
      <w:r w:rsidDel="00000000" w:rsidR="00000000" w:rsidRPr="00000000">
        <w:rPr>
          <w:b w:val="1"/>
          <w:bCs w:val="1"/>
          <w:rtl w:val="0"/>
        </w:rPr>
        <w:t xml:space="preserve">Professional Branding and Titles</w:t>
      </w:r>
      <w:r w:rsidDel="00000000" w:rsidR="00000000" w:rsidRPr="00000000">
        <w:rPr>
          <w:rtl w:val="0"/>
        </w:rPr>
        <w:t xml:space="preserve">: ann matiling and Zeno Martinez advised Jeff Martinez to remove titles like "Chief Executive Officer" (CEO) or "Chief Technology Officer" (CTO) from their branding. They suggested that using terms like "Founder" or "Partner" is more appropriate for a startup team, as being a CEO creates specific expectations and can invite scrutiny. They emphasized the importance of maintaining humility and being approachable, especially given how others in the business and social media landscape may judge the team.</w:t>
      </w:r>
    </w:p>
    <w:p w:rsidR="00000000" w:rsidDel="00000000" w:rsidP="00000000" w:rsidRDefault="00000000" w:rsidRPr="00000000" w14:paraId="00000032">
      <w:pPr>
        <w:numPr>
          <w:ilvl w:val="0"/>
          <w:numId w:val="3"/>
        </w:numPr>
        <w:spacing w:after="160" w:lineRule="auto"/>
        <w:ind w:left="720" w:hanging="360"/>
        <w:jc w:val="left"/>
      </w:pPr>
      <w:r w:rsidDel="00000000" w:rsidR="00000000" w:rsidRPr="00000000">
        <w:rPr>
          <w:b w:val="1"/>
          <w:bCs w:val="1"/>
          <w:rtl w:val="0"/>
        </w:rPr>
        <w:t xml:space="preserve">Team Positioning and Public Perception</w:t>
      </w:r>
      <w:r w:rsidDel="00000000" w:rsidR="00000000" w:rsidRPr="00000000">
        <w:rPr>
          <w:rtl w:val="0"/>
        </w:rPr>
        <w:t xml:space="preserve">: The team discussed the importance of presenting themselves as a collective group of co-founders rather than hiring individuals into top executive roles. ann matiling reinforced that in the business world, perception is critical, and they advised Jeff Martinez to be prepared for judgment by positioning themself carefully and maintaining a professional, humble approach.</w:t>
      </w:r>
    </w:p>
    <w:p w:rsidR="00000000" w:rsidDel="00000000" w:rsidP="00000000" w:rsidRDefault="00000000" w:rsidRPr="00000000" w14:paraId="00000033">
      <w:pPr>
        <w:numPr>
          <w:ilvl w:val="0"/>
          <w:numId w:val="3"/>
        </w:numPr>
        <w:spacing w:after="160" w:lineRule="auto"/>
        <w:ind w:left="720" w:hanging="360"/>
        <w:jc w:val="left"/>
      </w:pPr>
      <w:r w:rsidDel="00000000" w:rsidR="00000000" w:rsidRPr="00000000">
        <w:rPr>
          <w:b w:val="1"/>
          <w:bCs w:val="1"/>
          <w:rtl w:val="0"/>
        </w:rPr>
        <w:t xml:space="preserve">Closing and Strategic Partnerships</w:t>
      </w:r>
      <w:r w:rsidDel="00000000" w:rsidR="00000000" w:rsidRPr="00000000">
        <w:rPr>
          <w:rtl w:val="0"/>
        </w:rPr>
        <w:t xml:space="preserve">: The participants agreed to support Jeff Martinez for the upcoming trip to Manila. ann matiling suggested leveraging partnerships with Echo Berdeck, noting that Echo Berde has existing programs with the LDRRM and the Department of Science and Technology. They noted that Echo Berde could act as a proponent to introduce the team to relevant disaster risk management contacts, serving as a mentor for environmental consultation.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color w:val="747775"/>
        </w:rPr>
      </w:pPr>
      <w:r w:rsidDel="00000000" w:rsidR="00000000" w:rsidRPr="00000000">
        <w:rPr>
          <w:i w:val="1"/>
          <w:iCs w:val="1"/>
          <w:color w:val="747775"/>
          <w:rtl w:val="0"/>
        </w:rPr>
        <w:t xml:space="preserve">You should review Gemini's notes to make sure they're accurate. </w:t>
      </w:r>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7">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r w:rsidDel="00000000" w:rsidR="00000000" w:rsidRPr="00000000">
        <w:rPr>
          <w:rtl w:val="0"/>
        </w:rPr>
      </w:r>
    </w:p>
    <w:sectPr>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5bXzKQfylMIhSXc?confid=tVeC8ViT2gIk9meHfjsBDxIQOAIIigIgABgE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https://google.qualtrics.com/jfe/form/SV_5bXzKQfylMIhSXc?isHelpful=True&amp;entryPoint=decisions&amp;confid=tVeC8ViT2gIk9meHfjsBDxIQOAIIigIgABgECA&amp;isGoogler=False" TargetMode="External"/><Relationship Id="rId7" Type="http://schemas.openxmlformats.org/officeDocument/2006/relationships/hyperlink" Target="https://google.qualtrics.com/jfe/form/SV_5bXzKQfylMIhSXc?isHelpful=False&amp;entryPoint=decisions&amp;confid=tVeC8ViT2gIk9meHfjsBDxIQOAIIigIgABgECA&amp;isGoogler=False"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